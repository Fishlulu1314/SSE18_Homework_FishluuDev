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122D1" w14:textId="77777777" w:rsidR="00981E36" w:rsidRPr="00D94F66" w:rsidRDefault="00981E36">
      <w:pPr>
        <w:rPr>
          <w:sz w:val="24"/>
          <w:szCs w:val="24"/>
        </w:rPr>
      </w:pPr>
    </w:p>
    <w:p w14:paraId="05A17B94" w14:textId="77777777" w:rsidR="00981E36" w:rsidRPr="00D94F66" w:rsidRDefault="00981E36">
      <w:pPr>
        <w:rPr>
          <w:sz w:val="24"/>
          <w:szCs w:val="24"/>
        </w:rPr>
      </w:pPr>
    </w:p>
    <w:p w14:paraId="1F0E9377" w14:textId="77777777" w:rsidR="00981E36" w:rsidRPr="00D94F66" w:rsidRDefault="00981E36">
      <w:pPr>
        <w:rPr>
          <w:sz w:val="24"/>
          <w:szCs w:val="24"/>
        </w:rPr>
      </w:pPr>
    </w:p>
    <w:p w14:paraId="0D3C06A3" w14:textId="77777777" w:rsidR="00981E36" w:rsidRPr="00E651E5" w:rsidRDefault="00981E36">
      <w:pPr>
        <w:rPr>
          <w:color w:val="FF0000"/>
          <w:sz w:val="24"/>
          <w:szCs w:val="24"/>
        </w:rPr>
      </w:pPr>
    </w:p>
    <w:p w14:paraId="52D75CDA" w14:textId="77777777" w:rsidR="00D94F66" w:rsidRPr="00E651E5" w:rsidRDefault="00D94F66">
      <w:pPr>
        <w:rPr>
          <w:color w:val="FF0000"/>
          <w:sz w:val="24"/>
          <w:szCs w:val="24"/>
        </w:rPr>
      </w:pPr>
      <w:r w:rsidRPr="00E651E5">
        <w:rPr>
          <w:rFonts w:hint="eastAsia"/>
          <w:color w:val="FF0000"/>
          <w:sz w:val="24"/>
          <w:szCs w:val="24"/>
        </w:rPr>
        <w:t>第一部分作业</w:t>
      </w:r>
    </w:p>
    <w:p w14:paraId="2B11F588" w14:textId="77777777" w:rsidR="00D94F66" w:rsidRDefault="00D94F66">
      <w:pPr>
        <w:rPr>
          <w:sz w:val="24"/>
          <w:szCs w:val="24"/>
        </w:rPr>
      </w:pPr>
    </w:p>
    <w:p w14:paraId="6B05302E" w14:textId="77777777" w:rsidR="00B76104" w:rsidRPr="00D94F66" w:rsidRDefault="00B76104">
      <w:pPr>
        <w:rPr>
          <w:sz w:val="24"/>
          <w:szCs w:val="24"/>
        </w:rPr>
      </w:pPr>
      <w:r w:rsidRPr="00D94F66">
        <w:rPr>
          <w:rFonts w:hint="eastAsia"/>
          <w:sz w:val="24"/>
          <w:szCs w:val="24"/>
        </w:rPr>
        <w:t>标准</w:t>
      </w:r>
      <w:r w:rsidRPr="00D94F66">
        <w:rPr>
          <w:rFonts w:hint="eastAsia"/>
          <w:sz w:val="24"/>
          <w:szCs w:val="24"/>
        </w:rPr>
        <w:t>C</w:t>
      </w:r>
      <w:r w:rsidRPr="00D94F66">
        <w:rPr>
          <w:rFonts w:hint="eastAsia"/>
          <w:sz w:val="24"/>
          <w:szCs w:val="24"/>
        </w:rPr>
        <w:t>程序设计</w:t>
      </w:r>
    </w:p>
    <w:p w14:paraId="41164361" w14:textId="77777777" w:rsidR="00D94F66" w:rsidRDefault="00D94F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复习题：</w:t>
      </w:r>
    </w:p>
    <w:p w14:paraId="0E23C505" w14:textId="77777777" w:rsidR="001452FD" w:rsidRPr="00D94F66" w:rsidRDefault="001452FD">
      <w:pPr>
        <w:rPr>
          <w:sz w:val="24"/>
          <w:szCs w:val="24"/>
        </w:rPr>
      </w:pPr>
      <w:r w:rsidRPr="00D94F66">
        <w:rPr>
          <w:rFonts w:hint="eastAsia"/>
          <w:sz w:val="24"/>
          <w:szCs w:val="24"/>
        </w:rPr>
        <w:t>11.5</w:t>
      </w:r>
      <w:r w:rsidR="00AC6B34" w:rsidRPr="00D94F66">
        <w:rPr>
          <w:sz w:val="24"/>
          <w:szCs w:val="24"/>
        </w:rPr>
        <w:t xml:space="preserve"> </w:t>
      </w:r>
    </w:p>
    <w:p w14:paraId="0D4A100F" w14:textId="0FABD444" w:rsidR="00643219" w:rsidRPr="00E26FCB" w:rsidRDefault="00A45B68">
      <w:pPr>
        <w:rPr>
          <w:rStyle w:val="a5"/>
          <w:rPrChange w:id="0" w:author="禄 禄鱼" w:date="2022-11-05T18:14:00Z">
            <w:rPr>
              <w:color w:val="5B9BD5" w:themeColor="accent1"/>
              <w:sz w:val="24"/>
              <w:szCs w:val="24"/>
            </w:rPr>
          </w:rPrChange>
        </w:rPr>
      </w:pPr>
      <w:r w:rsidRPr="00D94F66">
        <w:rPr>
          <w:sz w:val="24"/>
          <w:szCs w:val="24"/>
        </w:rPr>
        <w:t>A</w:t>
      </w:r>
      <w:r w:rsidRPr="00A45B68">
        <w:rPr>
          <w:rFonts w:hint="eastAsia"/>
          <w:color w:val="5B9BD5" w:themeColor="accent1"/>
          <w:sz w:val="24"/>
          <w:szCs w:val="24"/>
        </w:rPr>
        <w:t>初始化指针</w:t>
      </w:r>
      <w:r w:rsidRPr="00A45B68">
        <w:rPr>
          <w:rFonts w:hint="eastAsia"/>
          <w:color w:val="5B9BD5" w:themeColor="accent1"/>
          <w:sz w:val="24"/>
          <w:szCs w:val="24"/>
        </w:rPr>
        <w:t>b</w:t>
      </w:r>
      <w:r w:rsidRPr="00A45B68">
        <w:rPr>
          <w:rFonts w:hint="eastAsia"/>
          <w:color w:val="5B9BD5" w:themeColor="accent1"/>
          <w:sz w:val="24"/>
          <w:szCs w:val="24"/>
        </w:rPr>
        <w:t>指向变量</w:t>
      </w:r>
      <w:r w:rsidRPr="00A45B68">
        <w:rPr>
          <w:rFonts w:hint="eastAsia"/>
          <w:color w:val="5B9BD5" w:themeColor="accent1"/>
          <w:sz w:val="24"/>
          <w:szCs w:val="24"/>
        </w:rPr>
        <w:t>a</w:t>
      </w:r>
      <w:r w:rsidR="00D94F66">
        <w:rPr>
          <w:sz w:val="24"/>
          <w:szCs w:val="24"/>
        </w:rPr>
        <w:t xml:space="preserve">  </w:t>
      </w:r>
      <w:r w:rsidR="001452FD" w:rsidRPr="00D94F66">
        <w:rPr>
          <w:sz w:val="24"/>
          <w:szCs w:val="24"/>
        </w:rPr>
        <w:t xml:space="preserve"> </w:t>
      </w:r>
      <w:r w:rsidR="001452FD" w:rsidRPr="00D94F66">
        <w:rPr>
          <w:rFonts w:hint="eastAsia"/>
          <w:sz w:val="24"/>
          <w:szCs w:val="24"/>
        </w:rPr>
        <w:t>b</w:t>
      </w:r>
      <w:r w:rsidR="00430174">
        <w:rPr>
          <w:sz w:val="24"/>
          <w:szCs w:val="24"/>
        </w:rPr>
        <w:t xml:space="preserve"> </w:t>
      </w:r>
      <w:r w:rsidR="00430174" w:rsidRPr="00E26FCB">
        <w:rPr>
          <w:rStyle w:val="a5"/>
          <w:rFonts w:hint="eastAsia"/>
          <w:rPrChange w:id="1" w:author="禄 禄鱼" w:date="2022-11-05T18:14:00Z">
            <w:rPr>
              <w:rFonts w:ascii="微软雅黑" w:eastAsia="微软雅黑" w:hAnsi="微软雅黑" w:hint="eastAsia"/>
              <w:b/>
              <w:bCs/>
              <w:color w:val="5B9BD5" w:themeColor="accent1"/>
              <w:sz w:val="24"/>
              <w:szCs w:val="24"/>
            </w:rPr>
          </w:rPrChange>
        </w:rPr>
        <w:t>初始化变量p，以及指针变量*P</w:t>
      </w:r>
      <w:r w:rsidR="00D94F66" w:rsidRPr="00E26FCB">
        <w:rPr>
          <w:rStyle w:val="a5"/>
          <w:rPrChange w:id="2" w:author="禄 禄鱼" w:date="2022-11-05T18:14:00Z">
            <w:rPr>
              <w:rFonts w:ascii="微软雅黑" w:eastAsia="微软雅黑" w:hAnsi="微软雅黑"/>
              <w:b/>
              <w:bCs/>
              <w:color w:val="5B9BD5" w:themeColor="accent1"/>
              <w:sz w:val="24"/>
              <w:szCs w:val="24"/>
            </w:rPr>
          </w:rPrChange>
        </w:rPr>
        <w:t xml:space="preserve"> </w:t>
      </w:r>
      <w:r w:rsidR="00D94F66" w:rsidRPr="00E26FCB">
        <w:rPr>
          <w:rStyle w:val="a5"/>
          <w:rPrChange w:id="3" w:author="禄 禄鱼" w:date="2022-11-05T18:14:00Z">
            <w:rPr>
              <w:sz w:val="24"/>
              <w:szCs w:val="24"/>
            </w:rPr>
          </w:rPrChange>
        </w:rPr>
        <w:t xml:space="preserve"> </w:t>
      </w:r>
      <w:r w:rsidR="001452FD" w:rsidRPr="00E26FCB">
        <w:rPr>
          <w:rStyle w:val="a5"/>
          <w:rPrChange w:id="4" w:author="禄 禄鱼" w:date="2022-11-05T18:14:00Z">
            <w:rPr>
              <w:sz w:val="24"/>
              <w:szCs w:val="24"/>
            </w:rPr>
          </w:rPrChange>
        </w:rPr>
        <w:t xml:space="preserve"> </w:t>
      </w:r>
      <w:r w:rsidR="001452FD" w:rsidRPr="00E26FCB">
        <w:rPr>
          <w:rStyle w:val="a5"/>
          <w:rFonts w:hint="eastAsia"/>
          <w:rPrChange w:id="5" w:author="禄 禄鱼" w:date="2022-11-05T18:14:00Z">
            <w:rPr>
              <w:rFonts w:hint="eastAsia"/>
              <w:sz w:val="24"/>
              <w:szCs w:val="24"/>
            </w:rPr>
          </w:rPrChange>
        </w:rPr>
        <w:t>c</w:t>
      </w:r>
      <w:r w:rsidR="001452FD" w:rsidRPr="00E26FCB">
        <w:rPr>
          <w:rStyle w:val="a5"/>
          <w:rPrChange w:id="6" w:author="禄 禄鱼" w:date="2022-11-05T18:14:00Z">
            <w:rPr>
              <w:sz w:val="24"/>
              <w:szCs w:val="24"/>
            </w:rPr>
          </w:rPrChange>
        </w:rPr>
        <w:t xml:space="preserve"> </w:t>
      </w:r>
      <w:r w:rsidRPr="00E26FCB">
        <w:rPr>
          <w:rStyle w:val="a5"/>
          <w:rFonts w:hint="eastAsia"/>
          <w:rPrChange w:id="7" w:author="禄 禄鱼" w:date="2022-11-05T18:14:00Z">
            <w:rPr>
              <w:rFonts w:ascii="微软雅黑" w:eastAsia="微软雅黑" w:hAnsi="微软雅黑" w:hint="eastAsia"/>
              <w:b/>
              <w:bCs/>
              <w:color w:val="5B9BD5" w:themeColor="accent1"/>
              <w:sz w:val="24"/>
              <w:szCs w:val="24"/>
            </w:rPr>
          </w:rPrChange>
        </w:rPr>
        <w:t>初始化指向字符类型的指针</w:t>
      </w:r>
    </w:p>
    <w:p w14:paraId="29C8382B" w14:textId="3370A601" w:rsidR="00294416" w:rsidRDefault="00294416">
      <w:pPr>
        <w:rPr>
          <w:sz w:val="24"/>
          <w:szCs w:val="24"/>
        </w:rPr>
      </w:pPr>
      <w:r w:rsidRPr="00A45B68">
        <w:rPr>
          <w:rFonts w:ascii="Consolas" w:eastAsia="微软雅黑" w:hAnsi="Consolas"/>
          <w:b/>
          <w:noProof/>
          <w:color w:val="5B9BD5" w:themeColor="accent1"/>
          <w:sz w:val="24"/>
          <w:szCs w:val="24"/>
        </w:rPr>
        <w:drawing>
          <wp:inline distT="0" distB="0" distL="0" distR="0" wp14:anchorId="039D52C7" wp14:editId="457D4AAC">
            <wp:extent cx="6426200" cy="220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CE9D" w14:textId="77777777" w:rsidR="00D94F66" w:rsidRPr="00D94F66" w:rsidRDefault="00D94F66">
      <w:pPr>
        <w:rPr>
          <w:sz w:val="24"/>
          <w:szCs w:val="24"/>
        </w:rPr>
      </w:pPr>
    </w:p>
    <w:p w14:paraId="36413B98" w14:textId="77777777" w:rsidR="00AC6B34" w:rsidRPr="00D94F66" w:rsidRDefault="00643219">
      <w:pPr>
        <w:rPr>
          <w:sz w:val="24"/>
          <w:szCs w:val="24"/>
        </w:rPr>
      </w:pPr>
      <w:r w:rsidRPr="00D94F66">
        <w:rPr>
          <w:rFonts w:hint="eastAsia"/>
          <w:sz w:val="24"/>
          <w:szCs w:val="24"/>
        </w:rPr>
        <w:t>11.7</w:t>
      </w:r>
      <w:r w:rsidR="00AC6B34" w:rsidRPr="00D94F66">
        <w:rPr>
          <w:sz w:val="24"/>
          <w:szCs w:val="24"/>
        </w:rPr>
        <w:t xml:space="preserve">  </w:t>
      </w:r>
      <w:r w:rsidR="00AC6B34" w:rsidRPr="00D94F66">
        <w:rPr>
          <w:rFonts w:hint="eastAsia"/>
          <w:sz w:val="24"/>
          <w:szCs w:val="24"/>
        </w:rPr>
        <w:t>给出结果，并说明为什么？并判断，</w:t>
      </w:r>
      <w:r w:rsidR="00AC6B34" w:rsidRPr="00D94F66">
        <w:rPr>
          <w:rFonts w:hint="eastAsia"/>
          <w:sz w:val="24"/>
          <w:szCs w:val="24"/>
        </w:rPr>
        <w:t>x</w:t>
      </w:r>
      <w:r w:rsidR="00AC6B34" w:rsidRPr="00D94F66">
        <w:rPr>
          <w:rFonts w:hint="eastAsia"/>
          <w:sz w:val="24"/>
          <w:szCs w:val="24"/>
        </w:rPr>
        <w:t>，</w:t>
      </w:r>
      <w:r w:rsidR="00AC6B34" w:rsidRPr="00D94F66">
        <w:rPr>
          <w:rFonts w:hint="eastAsia"/>
          <w:sz w:val="24"/>
          <w:szCs w:val="24"/>
        </w:rPr>
        <w:t>y</w:t>
      </w:r>
      <w:r w:rsidR="00AC6B34" w:rsidRPr="00D94F66">
        <w:rPr>
          <w:rFonts w:hint="eastAsia"/>
          <w:sz w:val="24"/>
          <w:szCs w:val="24"/>
        </w:rPr>
        <w:t>的值有没有变化，</w:t>
      </w:r>
      <w:r w:rsidR="00AC6B34" w:rsidRPr="00D94F66">
        <w:rPr>
          <w:rFonts w:hint="eastAsia"/>
          <w:sz w:val="24"/>
          <w:szCs w:val="24"/>
        </w:rPr>
        <w:t>p1</w:t>
      </w:r>
      <w:r w:rsidR="00AC6B34" w:rsidRPr="00D94F66">
        <w:rPr>
          <w:rFonts w:hint="eastAsia"/>
          <w:sz w:val="24"/>
          <w:szCs w:val="24"/>
        </w:rPr>
        <w:t>，</w:t>
      </w:r>
      <w:r w:rsidR="00AC6B34" w:rsidRPr="00D94F66">
        <w:rPr>
          <w:rFonts w:hint="eastAsia"/>
          <w:sz w:val="24"/>
          <w:szCs w:val="24"/>
        </w:rPr>
        <w:t>p</w:t>
      </w:r>
      <w:r w:rsidR="00AC6B34" w:rsidRPr="00D94F66">
        <w:rPr>
          <w:sz w:val="24"/>
          <w:szCs w:val="24"/>
        </w:rPr>
        <w:t>2</w:t>
      </w:r>
      <w:proofErr w:type="gramStart"/>
      <w:r w:rsidR="00AC6B34" w:rsidRPr="00D94F66">
        <w:rPr>
          <w:rFonts w:hint="eastAsia"/>
          <w:sz w:val="24"/>
          <w:szCs w:val="24"/>
        </w:rPr>
        <w:t>两个</w:t>
      </w:r>
      <w:proofErr w:type="gramEnd"/>
      <w:r w:rsidR="00AC6B34" w:rsidRPr="00D94F66">
        <w:rPr>
          <w:rFonts w:hint="eastAsia"/>
          <w:sz w:val="24"/>
          <w:szCs w:val="24"/>
        </w:rPr>
        <w:t>指针有没有变化，如果有变化，</w:t>
      </w:r>
      <w:proofErr w:type="gramStart"/>
      <w:r w:rsidR="00AC6B34" w:rsidRPr="00D94F66">
        <w:rPr>
          <w:rFonts w:hint="eastAsia"/>
          <w:sz w:val="24"/>
          <w:szCs w:val="24"/>
        </w:rPr>
        <w:t>值变成</w:t>
      </w:r>
      <w:proofErr w:type="gramEnd"/>
      <w:r w:rsidR="00AC6B34" w:rsidRPr="00D94F66">
        <w:rPr>
          <w:rFonts w:hint="eastAsia"/>
          <w:sz w:val="24"/>
          <w:szCs w:val="24"/>
        </w:rPr>
        <w:t>多少，为什么？</w:t>
      </w:r>
      <w:r w:rsidR="00354D24" w:rsidRPr="00D94F66">
        <w:rPr>
          <w:rFonts w:hint="eastAsia"/>
          <w:sz w:val="24"/>
          <w:szCs w:val="24"/>
        </w:rPr>
        <w:t>并要求上机测试</w:t>
      </w:r>
    </w:p>
    <w:p w14:paraId="7F98190C" w14:textId="77777777" w:rsidR="00AC6B34" w:rsidRPr="00D94F66" w:rsidRDefault="00AC6B34">
      <w:pPr>
        <w:rPr>
          <w:sz w:val="24"/>
          <w:szCs w:val="24"/>
        </w:rPr>
      </w:pPr>
    </w:p>
    <w:p w14:paraId="63413C01" w14:textId="6E66216A" w:rsidR="008A7216" w:rsidRDefault="008A7216">
      <w:pPr>
        <w:rPr>
          <w:ins w:id="8" w:author="禄 禄鱼" w:date="2022-11-05T18:16:00Z"/>
          <w:rStyle w:val="a5"/>
        </w:rPr>
      </w:pPr>
      <w:r w:rsidRPr="00D94F66">
        <w:rPr>
          <w:rFonts w:hint="eastAsia"/>
          <w:sz w:val="24"/>
          <w:szCs w:val="24"/>
        </w:rPr>
        <w:t>a</w:t>
      </w:r>
      <w:r w:rsidRPr="00D94F66">
        <w:rPr>
          <w:sz w:val="24"/>
          <w:szCs w:val="24"/>
        </w:rPr>
        <w:t xml:space="preserve"> </w:t>
      </w:r>
      <w:r w:rsidR="00430174" w:rsidRPr="00430174">
        <w:rPr>
          <w:rFonts w:ascii="微软雅黑" w:eastAsia="微软雅黑" w:hAnsi="微软雅黑"/>
          <w:b/>
          <w:bCs/>
          <w:color w:val="5B9BD5" w:themeColor="accent1"/>
          <w:sz w:val="24"/>
          <w:szCs w:val="24"/>
        </w:rPr>
        <w:t>10</w:t>
      </w:r>
      <w:r w:rsidR="00294416">
        <w:rPr>
          <w:rFonts w:hint="eastAsia"/>
          <w:sz w:val="24"/>
          <w:szCs w:val="24"/>
        </w:rPr>
        <w:t>，</w:t>
      </w:r>
      <w:r w:rsidRPr="00D94F66">
        <w:rPr>
          <w:rFonts w:hint="eastAsia"/>
          <w:sz w:val="24"/>
          <w:szCs w:val="24"/>
        </w:rPr>
        <w:t>b</w:t>
      </w:r>
      <w:r w:rsidR="00430174">
        <w:rPr>
          <w:sz w:val="24"/>
          <w:szCs w:val="24"/>
        </w:rPr>
        <w:t xml:space="preserve"> </w:t>
      </w:r>
      <w:ins w:id="9" w:author="禄 禄鱼" w:date="2022-11-05T18:06:00Z">
        <w:r w:rsidR="00E26FCB" w:rsidRPr="00E26FCB">
          <w:rPr>
            <w:rFonts w:ascii="微软雅黑" w:eastAsia="微软雅黑" w:hAnsi="微软雅黑"/>
            <w:b/>
            <w:bCs/>
            <w:color w:val="5B9BD5" w:themeColor="accent1"/>
            <w:sz w:val="24"/>
            <w:szCs w:val="24"/>
            <w:rPrChange w:id="10" w:author="禄 禄鱼" w:date="2022-11-05T18:06:00Z">
              <w:rPr>
                <w:sz w:val="24"/>
                <w:szCs w:val="24"/>
              </w:rPr>
            </w:rPrChange>
          </w:rPr>
          <w:t>9</w:t>
        </w:r>
      </w:ins>
      <w:del w:id="11" w:author="禄 禄鱼" w:date="2022-11-05T18:06:00Z">
        <w:r w:rsidR="00430174" w:rsidDel="00E26FCB">
          <w:rPr>
            <w:sz w:val="24"/>
            <w:szCs w:val="24"/>
          </w:rPr>
          <w:delText xml:space="preserve">9 </w:delText>
        </w:r>
      </w:del>
      <w:r w:rsidRPr="00D94F66">
        <w:rPr>
          <w:sz w:val="24"/>
          <w:szCs w:val="24"/>
        </w:rPr>
        <w:t xml:space="preserve"> </w:t>
      </w:r>
      <w:r w:rsidR="00294416">
        <w:rPr>
          <w:rFonts w:hint="eastAsia"/>
          <w:sz w:val="24"/>
          <w:szCs w:val="24"/>
        </w:rPr>
        <w:t>，</w:t>
      </w:r>
      <w:r w:rsidRPr="00D94F66">
        <w:rPr>
          <w:rFonts w:hint="eastAsia"/>
          <w:sz w:val="24"/>
          <w:szCs w:val="24"/>
        </w:rPr>
        <w:t>c</w:t>
      </w:r>
      <w:r w:rsidRPr="00D94F66">
        <w:rPr>
          <w:sz w:val="24"/>
          <w:szCs w:val="24"/>
        </w:rPr>
        <w:t xml:space="preserve"> </w:t>
      </w:r>
      <w:ins w:id="12" w:author="禄 禄鱼" w:date="2022-11-05T18:14:00Z">
        <w:r w:rsidR="00E26FCB" w:rsidRPr="00E26FCB">
          <w:rPr>
            <w:rStyle w:val="a5"/>
            <w:rPrChange w:id="13" w:author="禄 禄鱼" w:date="2022-11-05T18:14:00Z">
              <w:rPr>
                <w:sz w:val="24"/>
                <w:szCs w:val="24"/>
              </w:rPr>
            </w:rPrChange>
          </w:rPr>
          <w:t>20</w:t>
        </w:r>
      </w:ins>
      <w:del w:id="14" w:author="禄 禄鱼" w:date="2022-11-05T18:07:00Z">
        <w:r w:rsidR="00430174" w:rsidDel="00E26FCB">
          <w:rPr>
            <w:sz w:val="24"/>
            <w:szCs w:val="24"/>
          </w:rPr>
          <w:delText>20</w:delText>
        </w:r>
      </w:del>
      <w:del w:id="15" w:author="禄 禄鱼" w:date="2022-11-05T18:14:00Z">
        <w:r w:rsidR="00430174" w:rsidDel="00E26FCB">
          <w:rPr>
            <w:sz w:val="24"/>
            <w:szCs w:val="24"/>
          </w:rPr>
          <w:delText xml:space="preserve"> </w:delText>
        </w:r>
      </w:del>
      <w:r w:rsidR="00294416">
        <w:rPr>
          <w:rFonts w:hint="eastAsia"/>
          <w:sz w:val="24"/>
          <w:szCs w:val="24"/>
        </w:rPr>
        <w:t>，</w:t>
      </w:r>
      <w:r w:rsidRPr="00D94F66">
        <w:rPr>
          <w:rFonts w:hint="eastAsia"/>
          <w:sz w:val="24"/>
          <w:szCs w:val="24"/>
        </w:rPr>
        <w:t>d</w:t>
      </w:r>
      <w:r w:rsidR="006C0F64" w:rsidRPr="00D94F66">
        <w:rPr>
          <w:sz w:val="24"/>
          <w:szCs w:val="24"/>
        </w:rPr>
        <w:t xml:space="preserve">  </w:t>
      </w:r>
      <w:ins w:id="16" w:author="禄 禄鱼" w:date="2022-11-05T18:15:00Z">
        <w:r w:rsidR="00E26FCB" w:rsidRPr="00E26FCB">
          <w:rPr>
            <w:rStyle w:val="a5"/>
            <w:rPrChange w:id="17" w:author="禄 禄鱼" w:date="2022-11-05T18:15:00Z">
              <w:rPr>
                <w:sz w:val="24"/>
                <w:szCs w:val="24"/>
              </w:rPr>
            </w:rPrChange>
          </w:rPr>
          <w:t>-2</w:t>
        </w:r>
      </w:ins>
      <w:del w:id="18" w:author="禄 禄鱼" w:date="2022-11-05T18:15:00Z">
        <w:r w:rsidR="00430174" w:rsidDel="00E26FCB">
          <w:rPr>
            <w:sz w:val="24"/>
            <w:szCs w:val="24"/>
          </w:rPr>
          <w:delText>-2</w:delText>
        </w:r>
      </w:del>
    </w:p>
    <w:p w14:paraId="5F1CC688" w14:textId="3205AEF1" w:rsidR="00E26FCB" w:rsidRPr="00D94F66" w:rsidRDefault="00E26FCB">
      <w:pPr>
        <w:rPr>
          <w:sz w:val="24"/>
          <w:szCs w:val="24"/>
        </w:rPr>
      </w:pPr>
      <w:ins w:id="19" w:author="禄 禄鱼" w:date="2022-11-05T18:16:00Z">
        <w:r>
          <w:rPr>
            <w:noProof/>
          </w:rPr>
          <w:lastRenderedPageBreak/>
          <w:drawing>
            <wp:inline distT="0" distB="0" distL="0" distR="0" wp14:anchorId="1F151C15" wp14:editId="493F431A">
              <wp:extent cx="5274310" cy="6510655"/>
              <wp:effectExtent l="0" t="0" r="2540" b="4445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6510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A7D412" w14:textId="4218BC5E" w:rsidR="000D78CE" w:rsidRPr="00D94F66" w:rsidRDefault="00294416">
      <w:pPr>
        <w:rPr>
          <w:sz w:val="24"/>
          <w:szCs w:val="24"/>
        </w:rPr>
      </w:pPr>
      <w:r w:rsidRPr="00294416">
        <w:rPr>
          <w:noProof/>
          <w:sz w:val="24"/>
          <w:szCs w:val="24"/>
        </w:rPr>
        <w:lastRenderedPageBreak/>
        <w:drawing>
          <wp:inline distT="0" distB="0" distL="0" distR="0" wp14:anchorId="49FF377E" wp14:editId="5F00B257">
            <wp:extent cx="6375400" cy="2946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8AFC" w14:textId="0AC0F569" w:rsidR="000D78CE" w:rsidRDefault="000D78CE">
      <w:pPr>
        <w:rPr>
          <w:ins w:id="20" w:author="禄 禄鱼" w:date="2022-11-05T18:16:00Z"/>
          <w:sz w:val="24"/>
          <w:szCs w:val="24"/>
        </w:rPr>
      </w:pPr>
      <w:r w:rsidRPr="00D94F66">
        <w:rPr>
          <w:rFonts w:hint="eastAsia"/>
          <w:sz w:val="24"/>
          <w:szCs w:val="24"/>
        </w:rPr>
        <w:t>11.9</w:t>
      </w:r>
    </w:p>
    <w:p w14:paraId="279362D6" w14:textId="2063AAEB" w:rsidR="00E26FCB" w:rsidRPr="00156F45" w:rsidRDefault="00E26FCB">
      <w:pPr>
        <w:rPr>
          <w:rFonts w:ascii="微软雅黑" w:eastAsia="微软雅黑" w:hAnsi="微软雅黑" w:hint="eastAsia"/>
          <w:b/>
          <w:bCs/>
          <w:color w:val="5B9BD5" w:themeColor="accent1"/>
          <w:sz w:val="24"/>
          <w:szCs w:val="24"/>
          <w:rPrChange w:id="21" w:author="禄 禄鱼" w:date="2022-11-05T18:17:00Z">
            <w:rPr>
              <w:rFonts w:hint="eastAsia"/>
              <w:sz w:val="24"/>
              <w:szCs w:val="24"/>
            </w:rPr>
          </w:rPrChange>
        </w:rPr>
      </w:pPr>
      <w:ins w:id="22" w:author="禄 禄鱼" w:date="2022-11-05T18:16:00Z">
        <w:r w:rsidRPr="00156F45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  <w:rPrChange w:id="23" w:author="禄 禄鱼" w:date="2022-11-05T18:17:00Z">
              <w:rPr>
                <w:rFonts w:hint="eastAsia"/>
                <w:sz w:val="24"/>
                <w:szCs w:val="24"/>
              </w:rPr>
            </w:rPrChange>
          </w:rPr>
          <w:t>加减整数</w:t>
        </w:r>
      </w:ins>
    </w:p>
    <w:p w14:paraId="6D03B438" w14:textId="38167E35" w:rsidR="000D78CE" w:rsidRPr="00D94F66" w:rsidRDefault="00294416">
      <w:pPr>
        <w:rPr>
          <w:sz w:val="24"/>
          <w:szCs w:val="24"/>
        </w:rPr>
      </w:pPr>
      <w:r w:rsidRPr="00294416">
        <w:rPr>
          <w:noProof/>
          <w:sz w:val="24"/>
          <w:szCs w:val="24"/>
        </w:rPr>
        <w:drawing>
          <wp:inline distT="0" distB="0" distL="0" distR="0" wp14:anchorId="51F49A88" wp14:editId="2FD94719">
            <wp:extent cx="6375400" cy="91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BDE8" w14:textId="77777777" w:rsidR="000D78CE" w:rsidRPr="00D94F66" w:rsidRDefault="00E60BB4">
      <w:pPr>
        <w:rPr>
          <w:sz w:val="24"/>
          <w:szCs w:val="24"/>
        </w:rPr>
      </w:pPr>
      <w:r w:rsidRPr="00D94F66">
        <w:rPr>
          <w:rFonts w:hint="eastAsia"/>
          <w:sz w:val="24"/>
          <w:szCs w:val="24"/>
        </w:rPr>
        <w:t>调试练习</w:t>
      </w:r>
    </w:p>
    <w:p w14:paraId="3CF346F9" w14:textId="77777777" w:rsidR="00E60BB4" w:rsidRPr="00D94F66" w:rsidRDefault="00E60BB4">
      <w:pPr>
        <w:rPr>
          <w:sz w:val="24"/>
          <w:szCs w:val="24"/>
        </w:rPr>
      </w:pPr>
    </w:p>
    <w:p w14:paraId="5BF68231" w14:textId="3D894EF1" w:rsidR="00E60BB4" w:rsidRDefault="00E60BB4">
      <w:pPr>
        <w:rPr>
          <w:sz w:val="24"/>
          <w:szCs w:val="24"/>
        </w:rPr>
      </w:pPr>
      <w:r w:rsidRPr="00E651E5">
        <w:rPr>
          <w:rFonts w:hint="eastAsia"/>
          <w:sz w:val="24"/>
          <w:szCs w:val="24"/>
        </w:rPr>
        <w:t>11.1</w:t>
      </w:r>
      <w:r w:rsidRPr="00E651E5">
        <w:rPr>
          <w:sz w:val="24"/>
          <w:szCs w:val="24"/>
        </w:rPr>
        <w:t xml:space="preserve">  </w:t>
      </w:r>
      <w:r w:rsidRPr="00E651E5">
        <w:rPr>
          <w:rFonts w:hint="eastAsia"/>
          <w:sz w:val="24"/>
          <w:szCs w:val="24"/>
        </w:rPr>
        <w:t>需要上机验证你的答案</w:t>
      </w:r>
    </w:p>
    <w:p w14:paraId="57A64A9E" w14:textId="15BF383D" w:rsidR="00294416" w:rsidRPr="00E651E5" w:rsidRDefault="00294416">
      <w:pPr>
        <w:rPr>
          <w:sz w:val="24"/>
          <w:szCs w:val="24"/>
        </w:rPr>
      </w:pPr>
      <w:r w:rsidRPr="00294416">
        <w:rPr>
          <w:noProof/>
          <w:sz w:val="24"/>
          <w:szCs w:val="24"/>
        </w:rPr>
        <w:lastRenderedPageBreak/>
        <w:drawing>
          <wp:inline distT="0" distB="0" distL="0" distR="0" wp14:anchorId="63DD3A46" wp14:editId="7E918856">
            <wp:extent cx="6553200" cy="366828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5032" cy="36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3064" w14:textId="02C5F765" w:rsidR="00156F45" w:rsidRDefault="00156F45">
      <w:pPr>
        <w:rPr>
          <w:ins w:id="24" w:author="禄 禄鱼" w:date="2022-11-05T18:20:00Z"/>
          <w:sz w:val="24"/>
          <w:szCs w:val="24"/>
        </w:rPr>
      </w:pPr>
      <w:ins w:id="25" w:author="禄 禄鱼" w:date="2022-11-05T18:20:00Z">
        <w:r>
          <w:rPr>
            <w:sz w:val="24"/>
            <w:szCs w:val="24"/>
          </w:rPr>
          <w:t>B</w:t>
        </w:r>
        <w:r w:rsidRPr="00CC6C02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</w:rPr>
          <w:t>需要指定为地址</w:t>
        </w:r>
      </w:ins>
    </w:p>
    <w:p w14:paraId="1AED736F" w14:textId="52E66730" w:rsidR="00FC1868" w:rsidRDefault="00156F45">
      <w:pPr>
        <w:rPr>
          <w:ins w:id="26" w:author="禄 禄鱼" w:date="2022-11-05T18:21:00Z"/>
          <w:rFonts w:ascii="微软雅黑" w:eastAsia="微软雅黑" w:hAnsi="微软雅黑"/>
          <w:b/>
          <w:bCs/>
          <w:color w:val="5B9BD5" w:themeColor="accent1"/>
          <w:sz w:val="24"/>
          <w:szCs w:val="24"/>
        </w:rPr>
      </w:pPr>
      <w:ins w:id="27" w:author="禄 禄鱼" w:date="2022-11-05T18:20:00Z">
        <w:r>
          <w:rPr>
            <w:sz w:val="24"/>
            <w:szCs w:val="24"/>
          </w:rPr>
          <w:t>c.</w:t>
        </w:r>
        <w:r w:rsidRPr="00156F45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</w:rPr>
          <w:t xml:space="preserve"> </w:t>
        </w:r>
        <w:r w:rsidRPr="00CC6C02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</w:rPr>
          <w:t>指针指向内容应该是整数</w:t>
        </w:r>
      </w:ins>
    </w:p>
    <w:p w14:paraId="6C118A0E" w14:textId="06A690F9" w:rsidR="00156F45" w:rsidRDefault="00156F45">
      <w:pPr>
        <w:rPr>
          <w:ins w:id="28" w:author="禄 禄鱼" w:date="2022-11-05T18:22:00Z"/>
          <w:rFonts w:ascii="微软雅黑" w:eastAsia="微软雅黑" w:hAnsi="微软雅黑"/>
          <w:b/>
          <w:bCs/>
          <w:color w:val="5B9BD5" w:themeColor="accent1"/>
          <w:sz w:val="24"/>
          <w:szCs w:val="24"/>
        </w:rPr>
      </w:pPr>
      <w:ins w:id="29" w:author="禄 禄鱼" w:date="2022-11-05T18:22:00Z">
        <w:r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</w:rPr>
          <w:t>e</w:t>
        </w:r>
      </w:ins>
      <w:ins w:id="30" w:author="禄 禄鱼" w:date="2022-11-05T18:21:00Z">
        <w:r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</w:rPr>
          <w:t>指针相减得到的是地址，</w:t>
        </w:r>
      </w:ins>
      <w:ins w:id="31" w:author="禄 禄鱼" w:date="2022-11-05T18:22:00Z">
        <w:r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</w:rPr>
          <w:t>不是整形</w:t>
        </w:r>
      </w:ins>
    </w:p>
    <w:p w14:paraId="1A9202CF" w14:textId="348520FA" w:rsidR="00156F45" w:rsidRPr="00156F45" w:rsidRDefault="00156F45">
      <w:pPr>
        <w:rPr>
          <w:ins w:id="32" w:author="禄 禄鱼" w:date="2022-11-05T18:22:00Z"/>
          <w:rFonts w:ascii="微软雅黑" w:eastAsia="微软雅黑" w:hAnsi="微软雅黑"/>
          <w:b/>
          <w:bCs/>
          <w:color w:val="5B9BD5" w:themeColor="accent1"/>
          <w:sz w:val="24"/>
          <w:szCs w:val="24"/>
          <w:rPrChange w:id="33" w:author="禄 禄鱼" w:date="2022-11-05T18:23:00Z">
            <w:rPr>
              <w:ins w:id="34" w:author="禄 禄鱼" w:date="2022-11-05T18:22:00Z"/>
              <w:sz w:val="24"/>
              <w:szCs w:val="24"/>
            </w:rPr>
          </w:rPrChange>
        </w:rPr>
      </w:pPr>
      <w:ins w:id="35" w:author="禄 禄鱼" w:date="2022-11-05T18:22:00Z">
        <w:r w:rsidRPr="00156F45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  <w:rPrChange w:id="36" w:author="禄 禄鱼" w:date="2022-11-05T18:23:00Z">
              <w:rPr>
                <w:rFonts w:hint="eastAsia"/>
                <w:sz w:val="24"/>
                <w:szCs w:val="24"/>
              </w:rPr>
            </w:rPrChange>
          </w:rPr>
          <w:t>f</w:t>
        </w:r>
        <w:r w:rsidRPr="00156F45">
          <w:rPr>
            <w:rFonts w:ascii="微软雅黑" w:eastAsia="微软雅黑" w:hAnsi="微软雅黑"/>
            <w:b/>
            <w:bCs/>
            <w:color w:val="5B9BD5" w:themeColor="accent1"/>
            <w:sz w:val="24"/>
            <w:szCs w:val="24"/>
            <w:rPrChange w:id="37" w:author="禄 禄鱼" w:date="2022-11-05T18:23:00Z">
              <w:rPr>
                <w:sz w:val="24"/>
                <w:szCs w:val="24"/>
              </w:rPr>
            </w:rPrChange>
          </w:rPr>
          <w:t>.</w:t>
        </w:r>
        <w:r w:rsidRPr="00156F45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  <w:rPrChange w:id="38" w:author="禄 禄鱼" w:date="2022-11-05T18:23:00Z">
              <w:rPr>
                <w:rFonts w:hint="eastAsia"/>
                <w:sz w:val="24"/>
                <w:szCs w:val="24"/>
              </w:rPr>
            </w:rPrChange>
          </w:rPr>
          <w:t>p</w:t>
        </w:r>
        <w:r w:rsidRPr="00156F45">
          <w:rPr>
            <w:rFonts w:ascii="微软雅黑" w:eastAsia="微软雅黑" w:hAnsi="微软雅黑"/>
            <w:b/>
            <w:bCs/>
            <w:color w:val="5B9BD5" w:themeColor="accent1"/>
            <w:sz w:val="24"/>
            <w:szCs w:val="24"/>
            <w:rPrChange w:id="39" w:author="禄 禄鱼" w:date="2022-11-05T18:23:00Z">
              <w:rPr>
                <w:sz w:val="24"/>
                <w:szCs w:val="24"/>
              </w:rPr>
            </w:rPrChange>
          </w:rPr>
          <w:t>1</w:t>
        </w:r>
        <w:r w:rsidRPr="00156F45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  <w:rPrChange w:id="40" w:author="禄 禄鱼" w:date="2022-11-05T18:23:00Z">
              <w:rPr>
                <w:rFonts w:hint="eastAsia"/>
                <w:sz w:val="24"/>
                <w:szCs w:val="24"/>
              </w:rPr>
            </w:rPrChange>
          </w:rPr>
          <w:t>指针应该被定义为二级指针</w:t>
        </w:r>
      </w:ins>
    </w:p>
    <w:p w14:paraId="06B756D7" w14:textId="07F76048" w:rsidR="00156F45" w:rsidRPr="00156F45" w:rsidRDefault="00156F45">
      <w:pPr>
        <w:rPr>
          <w:rFonts w:hint="eastAsia"/>
          <w:sz w:val="24"/>
          <w:szCs w:val="24"/>
        </w:rPr>
      </w:pPr>
    </w:p>
    <w:p w14:paraId="28B6ABF1" w14:textId="7024540A" w:rsidR="00156F45" w:rsidRPr="00E651E5" w:rsidRDefault="00FC1868">
      <w:pPr>
        <w:rPr>
          <w:rFonts w:hint="eastAsia"/>
          <w:sz w:val="24"/>
          <w:szCs w:val="24"/>
        </w:rPr>
      </w:pPr>
      <w:r w:rsidRPr="00E651E5">
        <w:rPr>
          <w:rFonts w:hint="eastAsia"/>
          <w:sz w:val="24"/>
          <w:szCs w:val="24"/>
        </w:rPr>
        <w:t>11.2</w:t>
      </w:r>
      <w:del w:id="41" w:author="禄 禄鱼" w:date="2022-11-05T18:18:00Z">
        <w:r w:rsidRPr="00E651E5" w:rsidDel="00156F45">
          <w:rPr>
            <w:sz w:val="24"/>
            <w:szCs w:val="24"/>
          </w:rPr>
          <w:delText xml:space="preserve"> </w:delText>
        </w:r>
      </w:del>
    </w:p>
    <w:p w14:paraId="7A4FA9F6" w14:textId="1FC45BD4" w:rsidR="004270FB" w:rsidRPr="00D94F66" w:rsidRDefault="00FC1868">
      <w:pPr>
        <w:rPr>
          <w:sz w:val="24"/>
          <w:szCs w:val="24"/>
        </w:rPr>
      </w:pPr>
      <w:r w:rsidRPr="00D94F66">
        <w:rPr>
          <w:rFonts w:hint="eastAsia"/>
          <w:sz w:val="24"/>
          <w:szCs w:val="24"/>
        </w:rPr>
        <w:t>a</w:t>
      </w:r>
      <w:r w:rsidRPr="00D94F66">
        <w:rPr>
          <w:sz w:val="24"/>
          <w:szCs w:val="24"/>
        </w:rPr>
        <w:t xml:space="preserve"> </w:t>
      </w:r>
      <w:r w:rsidR="00294416">
        <w:rPr>
          <w:rFonts w:hint="eastAsia"/>
          <w:sz w:val="24"/>
          <w:szCs w:val="24"/>
        </w:rPr>
        <w:t>，</w:t>
      </w:r>
      <w:r w:rsidRPr="00D94F66">
        <w:rPr>
          <w:rFonts w:hint="eastAsia"/>
          <w:sz w:val="24"/>
          <w:szCs w:val="24"/>
        </w:rPr>
        <w:t>b</w:t>
      </w:r>
      <w:ins w:id="42" w:author="禄 禄鱼" w:date="2022-11-05T18:19:00Z">
        <w:r w:rsidR="00156F45" w:rsidRPr="00156F45">
          <w:rPr>
            <w:rFonts w:ascii="微软雅黑" w:eastAsia="微软雅黑" w:hAnsi="微软雅黑" w:hint="eastAsia"/>
            <w:b/>
            <w:bCs/>
            <w:color w:val="5B9BD5" w:themeColor="accent1"/>
            <w:sz w:val="24"/>
            <w:szCs w:val="24"/>
            <w:rPrChange w:id="43" w:author="禄 禄鱼" w:date="2022-11-05T18:19:00Z">
              <w:rPr>
                <w:rFonts w:hint="eastAsia"/>
                <w:sz w:val="24"/>
                <w:szCs w:val="24"/>
              </w:rPr>
            </w:rPrChange>
          </w:rPr>
          <w:t>需要指定为地址</w:t>
        </w:r>
      </w:ins>
      <w:r w:rsidRPr="00D94F66">
        <w:rPr>
          <w:sz w:val="24"/>
          <w:szCs w:val="24"/>
        </w:rPr>
        <w:t xml:space="preserve"> </w:t>
      </w:r>
      <w:r w:rsidR="00294416">
        <w:rPr>
          <w:rFonts w:hint="eastAsia"/>
          <w:sz w:val="24"/>
          <w:szCs w:val="24"/>
        </w:rPr>
        <w:t>，</w:t>
      </w:r>
      <w:r w:rsidR="004270FB" w:rsidRPr="00D94F66">
        <w:rPr>
          <w:rFonts w:hint="eastAsia"/>
          <w:sz w:val="24"/>
          <w:szCs w:val="24"/>
        </w:rPr>
        <w:t>c</w:t>
      </w:r>
      <w:r w:rsidR="004270FB" w:rsidRPr="00D94F66">
        <w:rPr>
          <w:sz w:val="24"/>
          <w:szCs w:val="24"/>
        </w:rPr>
        <w:t xml:space="preserve"> </w:t>
      </w:r>
    </w:p>
    <w:p w14:paraId="5D383A1A" w14:textId="10FC3C27" w:rsidR="004270FB" w:rsidRPr="00D94F66" w:rsidRDefault="00294416">
      <w:pPr>
        <w:rPr>
          <w:sz w:val="24"/>
          <w:szCs w:val="24"/>
        </w:rPr>
      </w:pPr>
      <w:r w:rsidRPr="00294416">
        <w:rPr>
          <w:noProof/>
          <w:sz w:val="24"/>
          <w:szCs w:val="24"/>
        </w:rPr>
        <w:drawing>
          <wp:inline distT="0" distB="0" distL="0" distR="0" wp14:anchorId="379C5060" wp14:editId="02C45329">
            <wp:extent cx="7797800" cy="203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BB40" w14:textId="7D1655EE" w:rsidR="00ED265C" w:rsidRPr="00D94F66" w:rsidRDefault="00ED265C" w:rsidP="00542137">
      <w:pPr>
        <w:rPr>
          <w:color w:val="FF0000"/>
          <w:sz w:val="24"/>
          <w:szCs w:val="24"/>
        </w:rPr>
      </w:pPr>
      <w:r w:rsidRPr="00D94F66">
        <w:rPr>
          <w:rFonts w:hint="eastAsia"/>
          <w:color w:val="FF0000"/>
          <w:sz w:val="24"/>
          <w:szCs w:val="24"/>
        </w:rPr>
        <w:t>第</w:t>
      </w:r>
      <w:r w:rsidR="004A5B8E">
        <w:rPr>
          <w:rFonts w:hint="eastAsia"/>
          <w:color w:val="FF0000"/>
          <w:sz w:val="24"/>
          <w:szCs w:val="24"/>
        </w:rPr>
        <w:t>二</w:t>
      </w:r>
      <w:r w:rsidRPr="00D94F66">
        <w:rPr>
          <w:rFonts w:hint="eastAsia"/>
          <w:color w:val="FF0000"/>
          <w:sz w:val="24"/>
          <w:szCs w:val="24"/>
        </w:rPr>
        <w:t>部分</w:t>
      </w:r>
    </w:p>
    <w:p w14:paraId="34C554ED" w14:textId="77777777" w:rsidR="00ED265C" w:rsidRDefault="00ED265C" w:rsidP="00542137">
      <w:pPr>
        <w:rPr>
          <w:color w:val="FF0000"/>
          <w:sz w:val="24"/>
          <w:szCs w:val="24"/>
        </w:rPr>
      </w:pPr>
      <w:r w:rsidRPr="00D94F66">
        <w:rPr>
          <w:rFonts w:hint="eastAsia"/>
          <w:color w:val="FF0000"/>
          <w:sz w:val="24"/>
          <w:szCs w:val="24"/>
        </w:rPr>
        <w:t>PPT</w:t>
      </w:r>
      <w:r w:rsidRPr="00D94F66">
        <w:rPr>
          <w:rFonts w:hint="eastAsia"/>
          <w:color w:val="FF0000"/>
          <w:sz w:val="24"/>
          <w:szCs w:val="24"/>
        </w:rPr>
        <w:t>上面需要调试的代码</w:t>
      </w:r>
    </w:p>
    <w:p w14:paraId="1157E2CD" w14:textId="77777777" w:rsidR="0077099D" w:rsidRDefault="0077099D" w:rsidP="00542137">
      <w:pPr>
        <w:rPr>
          <w:color w:val="FF0000"/>
          <w:sz w:val="24"/>
          <w:szCs w:val="24"/>
        </w:rPr>
      </w:pPr>
    </w:p>
    <w:p w14:paraId="73A4945F" w14:textId="77777777" w:rsidR="0077099D" w:rsidRPr="00043ACB" w:rsidRDefault="0077099D" w:rsidP="00542137">
      <w:pPr>
        <w:rPr>
          <w:sz w:val="24"/>
          <w:szCs w:val="24"/>
        </w:rPr>
      </w:pPr>
      <w:r w:rsidRPr="00043ACB">
        <w:rPr>
          <w:rFonts w:hint="eastAsia"/>
          <w:sz w:val="24"/>
          <w:szCs w:val="24"/>
        </w:rPr>
        <w:t>调试使用指针</w:t>
      </w:r>
      <w:proofErr w:type="gramStart"/>
      <w:r w:rsidRPr="00043ACB">
        <w:rPr>
          <w:rFonts w:hint="eastAsia"/>
          <w:sz w:val="24"/>
          <w:szCs w:val="24"/>
        </w:rPr>
        <w:t>交互连</w:t>
      </w:r>
      <w:proofErr w:type="gramEnd"/>
      <w:r w:rsidRPr="00043ACB">
        <w:rPr>
          <w:rFonts w:hint="eastAsia"/>
          <w:sz w:val="24"/>
          <w:szCs w:val="24"/>
        </w:rPr>
        <w:t>个变量的值，值传递，指针传递的代码</w:t>
      </w:r>
    </w:p>
    <w:p w14:paraId="27395030" w14:textId="77777777" w:rsidR="001D4F36" w:rsidRPr="00043ACB" w:rsidRDefault="001D4F36" w:rsidP="00542137">
      <w:pPr>
        <w:rPr>
          <w:sz w:val="24"/>
          <w:szCs w:val="24"/>
        </w:rPr>
      </w:pPr>
    </w:p>
    <w:p w14:paraId="5CC60073" w14:textId="77777777" w:rsidR="001D4F36" w:rsidRPr="00043ACB" w:rsidRDefault="001D4F36" w:rsidP="00542137">
      <w:pPr>
        <w:rPr>
          <w:sz w:val="24"/>
          <w:szCs w:val="24"/>
        </w:rPr>
      </w:pPr>
    </w:p>
    <w:p w14:paraId="330C32C4" w14:textId="5CEB7A6E" w:rsidR="001D4F36" w:rsidRDefault="001D4F36" w:rsidP="00542137">
      <w:pPr>
        <w:rPr>
          <w:sz w:val="24"/>
          <w:szCs w:val="24"/>
        </w:rPr>
      </w:pPr>
      <w:r w:rsidRPr="00043ACB">
        <w:rPr>
          <w:rFonts w:hint="eastAsia"/>
          <w:sz w:val="24"/>
          <w:szCs w:val="24"/>
        </w:rPr>
        <w:t>交换两个整形的值，比较一下几种方法是否正确</w:t>
      </w:r>
    </w:p>
    <w:p w14:paraId="50C4A840" w14:textId="2377745F" w:rsidR="004A5B8E" w:rsidRDefault="004A5B8E" w:rsidP="00542137">
      <w:pPr>
        <w:rPr>
          <w:sz w:val="24"/>
          <w:szCs w:val="24"/>
        </w:rPr>
      </w:pPr>
    </w:p>
    <w:p w14:paraId="38B8212D" w14:textId="77777777" w:rsidR="004A5B8E" w:rsidRPr="00043ACB" w:rsidRDefault="004A5B8E" w:rsidP="00542137">
      <w:pPr>
        <w:rPr>
          <w:sz w:val="24"/>
          <w:szCs w:val="24"/>
        </w:rPr>
      </w:pPr>
    </w:p>
    <w:sectPr w:rsidR="004A5B8E" w:rsidRPr="00043A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禄 禄鱼">
    <w15:presenceInfo w15:providerId="Windows Live" w15:userId="8abe1d7c12ad9ce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7F8"/>
    <w:rsid w:val="00043ACB"/>
    <w:rsid w:val="000D78CE"/>
    <w:rsid w:val="001452FD"/>
    <w:rsid w:val="00156F45"/>
    <w:rsid w:val="001D0ABA"/>
    <w:rsid w:val="001D4F36"/>
    <w:rsid w:val="001F773B"/>
    <w:rsid w:val="002300DA"/>
    <w:rsid w:val="00294416"/>
    <w:rsid w:val="00354D24"/>
    <w:rsid w:val="003B0D5F"/>
    <w:rsid w:val="003F5C39"/>
    <w:rsid w:val="004270FB"/>
    <w:rsid w:val="00430174"/>
    <w:rsid w:val="004A5B8E"/>
    <w:rsid w:val="004A7CC7"/>
    <w:rsid w:val="00542137"/>
    <w:rsid w:val="005A18E6"/>
    <w:rsid w:val="005F7754"/>
    <w:rsid w:val="00643219"/>
    <w:rsid w:val="00646FC0"/>
    <w:rsid w:val="006C0F64"/>
    <w:rsid w:val="006D4189"/>
    <w:rsid w:val="0077099D"/>
    <w:rsid w:val="00793EA7"/>
    <w:rsid w:val="00887A7D"/>
    <w:rsid w:val="008A7216"/>
    <w:rsid w:val="00900538"/>
    <w:rsid w:val="009557F8"/>
    <w:rsid w:val="00981E36"/>
    <w:rsid w:val="00A45B68"/>
    <w:rsid w:val="00A7560F"/>
    <w:rsid w:val="00AC6B34"/>
    <w:rsid w:val="00B76104"/>
    <w:rsid w:val="00BC0724"/>
    <w:rsid w:val="00CC0F21"/>
    <w:rsid w:val="00D94F66"/>
    <w:rsid w:val="00DD6E20"/>
    <w:rsid w:val="00E26FCB"/>
    <w:rsid w:val="00E60BB4"/>
    <w:rsid w:val="00E651E5"/>
    <w:rsid w:val="00EC77EC"/>
    <w:rsid w:val="00ED265C"/>
    <w:rsid w:val="00FC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81366"/>
  <w15:chartTrackingRefBased/>
  <w15:docId w15:val="{A01260F3-EDA8-4C79-A061-860DD89F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430174"/>
  </w:style>
  <w:style w:type="paragraph" w:customStyle="1" w:styleId="a4">
    <w:name w:val="作业内容"/>
    <w:basedOn w:val="a"/>
    <w:link w:val="a5"/>
    <w:qFormat/>
    <w:rsid w:val="00E26FCB"/>
    <w:rPr>
      <w:rFonts w:ascii="微软雅黑" w:eastAsia="微软雅黑" w:hAnsi="微软雅黑"/>
      <w:b/>
      <w:bCs/>
      <w:color w:val="5B9BD5" w:themeColor="accent1"/>
      <w:sz w:val="24"/>
      <w:szCs w:val="24"/>
    </w:rPr>
  </w:style>
  <w:style w:type="character" w:customStyle="1" w:styleId="a5">
    <w:name w:val="作业内容 字符"/>
    <w:basedOn w:val="a0"/>
    <w:link w:val="a4"/>
    <w:rsid w:val="00E26FCB"/>
    <w:rPr>
      <w:rFonts w:ascii="微软雅黑" w:eastAsia="微软雅黑" w:hAnsi="微软雅黑"/>
      <w:b/>
      <w:bCs/>
      <w:color w:val="5B9BD5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DC0BC-4AF2-4039-9C0A-18CC268BB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hongwei</dc:creator>
  <cp:keywords/>
  <dc:description/>
  <cp:lastModifiedBy>禄 禄鱼</cp:lastModifiedBy>
  <cp:revision>2</cp:revision>
  <dcterms:created xsi:type="dcterms:W3CDTF">2022-11-05T10:24:00Z</dcterms:created>
  <dcterms:modified xsi:type="dcterms:W3CDTF">2022-11-05T10:24:00Z</dcterms:modified>
</cp:coreProperties>
</file>